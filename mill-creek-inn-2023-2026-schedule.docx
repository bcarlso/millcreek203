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Mill Creek Inn—2023 Schedule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6"/>
        <w:gridCol w:w="2164"/>
        <w:gridCol w:w="2155"/>
        <w:gridCol w:w="2155"/>
        <w:tblGridChange w:id="0">
          <w:tblGrid>
            <w:gridCol w:w="2156"/>
            <w:gridCol w:w="2164"/>
            <w:gridCol w:w="2155"/>
            <w:gridCol w:w="2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First Night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Last Night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B. Carlson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1/6/2023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1/12/2023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C, Robson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D, Attard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A, Nguyen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sdt>
              <w:sdtPr>
                <w:id w:val="1669490035"/>
                <w:tag w:val="goog_rdk_1"/>
              </w:sdtPr>
              <w:sdtContent>
                <w:del w:author="Brandon Carlson" w:id="0" w:date="2022-04-22T10:47:00Z"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delText xml:space="preserve">B</w:delText>
                  </w:r>
                </w:del>
              </w:sdtContent>
            </w:sdt>
            <w:sdt>
              <w:sdtPr>
                <w:id w:val="-709835767"/>
                <w:tag w:val="goog_rdk_2"/>
              </w:sdtPr>
              <w:sdtContent>
                <w:ins w:author="Brandon Carlson" w:id="0" w:date="2022-04-22T10:47:00Z"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sdt>
              <w:sdtPr>
                <w:id w:val="-1765961043"/>
                <w:tag w:val="goog_rdk_4"/>
              </w:sdtPr>
              <w:sdtContent>
                <w:del w:author="Brandon Carlson" w:id="1" w:date="2022-04-22T10:47:00Z"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delText xml:space="preserve">C</w:delText>
                  </w:r>
                </w:del>
              </w:sdtContent>
            </w:sdt>
            <w:sdt>
              <w:sdtPr>
                <w:id w:val="-114737021"/>
                <w:tag w:val="goog_rdk_5"/>
              </w:sdtPr>
              <w:sdtContent>
                <w:ins w:author="Brandon Carlson" w:id="1" w:date="2022-04-22T10:47:00Z"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B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1/4/2024</w:t>
            </w:r>
          </w:p>
        </w:tc>
      </w:tr>
    </w:tbl>
    <w:p w:rsidR="00000000" w:rsidDel="00000000" w:rsidP="00000000" w:rsidRDefault="00000000" w:rsidRPr="00000000" w14:paraId="000000D8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Mill Creek Inn—2024 Schedule</w:t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6"/>
        <w:gridCol w:w="2164"/>
        <w:gridCol w:w="2155"/>
        <w:gridCol w:w="2155"/>
        <w:tblGridChange w:id="0">
          <w:tblGrid>
            <w:gridCol w:w="2156"/>
            <w:gridCol w:w="2164"/>
            <w:gridCol w:w="2155"/>
            <w:gridCol w:w="2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First Night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Last Night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D, Attard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1/5/2024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1/11/2024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A, Nguyen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B, Carlson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C, Robson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3/8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1/2/2025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Mill Creek Inn—2025 Schedule</w:t>
      </w:r>
    </w:p>
    <w:p w:rsidR="00000000" w:rsidDel="00000000" w:rsidP="00000000" w:rsidRDefault="00000000" w:rsidRPr="00000000" w14:paraId="000001B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6"/>
        <w:gridCol w:w="2164"/>
        <w:gridCol w:w="2155"/>
        <w:gridCol w:w="2155"/>
        <w:tblGridChange w:id="0">
          <w:tblGrid>
            <w:gridCol w:w="2156"/>
            <w:gridCol w:w="2164"/>
            <w:gridCol w:w="2155"/>
            <w:gridCol w:w="2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First Night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Last Night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A, Nguyen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1/9/2025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B, Carlson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C, Robson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D, Attard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12/25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1/1/2026</w:t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Mill Creek Inn—2026 Schedule</w:t>
      </w:r>
    </w:p>
    <w:p w:rsidR="00000000" w:rsidDel="00000000" w:rsidP="00000000" w:rsidRDefault="00000000" w:rsidRPr="00000000" w14:paraId="00000288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6"/>
        <w:gridCol w:w="2164"/>
        <w:gridCol w:w="2155"/>
        <w:gridCol w:w="2155"/>
        <w:tblGridChange w:id="0">
          <w:tblGrid>
            <w:gridCol w:w="2156"/>
            <w:gridCol w:w="2164"/>
            <w:gridCol w:w="2155"/>
            <w:gridCol w:w="2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First Night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Last Night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C, Robson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D, Attard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A, Nguyen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B, Carlson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7/31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12/31/26</w:t>
            </w:r>
          </w:p>
        </w:tc>
      </w:tr>
    </w:tbl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2B42DA"/>
    <w:rPr>
      <w:rFonts w:ascii="Times New Roman" w:eastAsia="Times New Roman" w:hAnsi="Times New Roman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Revision">
    <w:name w:val="Revision"/>
    <w:hidden w:val="1"/>
    <w:uiPriority w:val="99"/>
    <w:semiHidden w:val="1"/>
    <w:rsid w:val="00145EA7"/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7/QhHSG5NSDDGnHmPuDv8uo7Q==">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2021-11-19T17:54:00Z</dcterms:created>
  <dc:creator>Christopher Eigel</dc:creator>
</cp:coreProperties>
</file>